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6E1" w:rsidRPr="00E177FE" w:rsidRDefault="00C536E1">
      <w:pPr>
        <w:rPr>
          <w:b/>
        </w:rPr>
      </w:pPr>
    </w:p>
    <w:p w:rsidR="00C536E1" w:rsidRDefault="00C536E1"/>
    <w:p w:rsidR="00C536E1" w:rsidRDefault="00C536E1"/>
    <w:p w:rsidR="00C536E1" w:rsidRDefault="004E14AC">
      <w:pPr>
        <w:jc w:val="center"/>
      </w:pPr>
      <w:r>
        <w:rPr>
          <w:b/>
          <w:bCs/>
          <w:sz w:val="52"/>
          <w:szCs w:val="52"/>
        </w:rPr>
        <w:t>Architecture Decisions &amp; Goals</w:t>
      </w:r>
    </w:p>
    <w:p w:rsidR="00C536E1" w:rsidRDefault="00C536E1"/>
    <w:p w:rsidR="00C536E1" w:rsidRDefault="004E14AC">
      <w:pPr>
        <w:jc w:val="center"/>
      </w:pPr>
      <w:r>
        <w:rPr>
          <w:sz w:val="36"/>
          <w:szCs w:val="36"/>
        </w:rPr>
        <w:t>EPL Magazine Tracker</w:t>
      </w:r>
    </w:p>
    <w:p w:rsidR="00C536E1" w:rsidRDefault="004E14AC">
      <w:pPr>
        <w:jc w:val="center"/>
      </w:pPr>
      <w:r>
        <w:rPr>
          <w:sz w:val="28"/>
          <w:szCs w:val="28"/>
        </w:rPr>
        <w:t>Edison Public Library — Internal Staff Application</w:t>
      </w:r>
    </w:p>
    <w:p w:rsidR="00C536E1" w:rsidRDefault="00C536E1"/>
    <w:p w:rsidR="00C536E1" w:rsidRDefault="004E14AC">
      <w:pPr>
        <w:jc w:val="center"/>
      </w:pPr>
      <w:del w:id="0" w:author="Lucas Luize" w:date="2026-04-25T00:00:00Z">
        <w:r>
          <w:rPr>
            <w:i/>
            <w:iCs/>
          </w:rPr>
          <w:delText>March 2026 (Updated)</w:delText>
        </w:r>
      </w:del>
      <w:ins w:id="1" w:author="Lucas Luize" w:date="2026-04-25T00:00:00Z">
        <w:r>
          <w:rPr>
            <w:i/>
            <w:iCs/>
          </w:rPr>
          <w:t>April 2026 (Updated)</w:t>
        </w:r>
      </w:ins>
    </w:p>
    <w:p w:rsidR="00C536E1" w:rsidRDefault="004E14AC">
      <w:r>
        <w:br w:type="page"/>
      </w:r>
    </w:p>
    <w:p w:rsidR="00C536E1" w:rsidRDefault="004E14AC">
      <w:pPr>
        <w:pStyle w:val="Heading1"/>
      </w:pPr>
      <w:r>
        <w:lastRenderedPageBreak/>
        <w:t>1. Project Goals</w:t>
      </w:r>
    </w:p>
    <w:p w:rsidR="00C536E1" w:rsidRDefault="004E14AC">
      <w:r>
        <w:t>The EPL Magazine Tracker is an internal web application used daily by library staff to manage periodical magazine receipts. Its core purpose is straightforward:</w:t>
      </w:r>
    </w:p>
    <w:p w:rsidR="00C536E1" w:rsidRDefault="00C536E1"/>
    <w:p w:rsidR="00C536E1" w:rsidRDefault="004E14AC">
      <w:pPr>
        <w:pStyle w:val="ListParagraph"/>
        <w:numPr>
          <w:ilvl w:val="0"/>
          <w:numId w:val="2"/>
        </w:numPr>
      </w:pPr>
      <w:r>
        <w:rPr>
          <w:b/>
          <w:bCs/>
        </w:rPr>
        <w:t>Track arrivals:</w:t>
      </w:r>
      <w:r>
        <w:t xml:space="preserve"> Log when physical magazines arrive at each library branch.</w:t>
      </w:r>
    </w:p>
    <w:p w:rsidR="00C536E1" w:rsidRDefault="004E14AC">
      <w:pPr>
        <w:pStyle w:val="ListParagraph"/>
        <w:numPr>
          <w:ilvl w:val="0"/>
          <w:numId w:val="2"/>
        </w:numPr>
      </w:pPr>
      <w:r>
        <w:rPr>
          <w:b/>
          <w:bCs/>
        </w:rPr>
        <w:t>Flag overdue issues:</w:t>
      </w:r>
      <w:r>
        <w:t xml:space="preserve"> Based on each magazine’s publication cadence (weekly, monthly, etc.), automatically compute when the next issue is expected and highlight anything that’s late.</w:t>
      </w:r>
    </w:p>
    <w:p w:rsidR="00C536E1" w:rsidRDefault="004E14AC">
      <w:pPr>
        <w:pStyle w:val="ListParagraph"/>
        <w:numPr>
          <w:ilvl w:val="0"/>
          <w:numId w:val="2"/>
        </w:numPr>
      </w:pPr>
      <w:r>
        <w:rPr>
          <w:b/>
          <w:bCs/>
        </w:rPr>
        <w:t>Show weekly expectations:</w:t>
      </w:r>
      <w:r>
        <w:t xml:space="preserve"> Give staff a dashboard view of what should arrive this week, what’s overdue, and what’s coming up — scoped to their active branch.</w:t>
      </w:r>
    </w:p>
    <w:p w:rsidR="00C536E1" w:rsidRDefault="004E14AC">
      <w:pPr>
        <w:pStyle w:val="ListParagraph"/>
        <w:numPr>
          <w:ilvl w:val="0"/>
          <w:numId w:val="2"/>
        </w:numPr>
      </w:pPr>
      <w:r>
        <w:rPr>
          <w:b/>
          <w:bCs/>
        </w:rPr>
        <w:t>Multi-branch tracking:</w:t>
      </w:r>
      <w:r>
        <w:t xml:space="preserve"> Support all four Edison Public Library locations with independent subscriptions, receipt tracking, and branch-to-branch transfers.</w:t>
      </w:r>
    </w:p>
    <w:p w:rsidR="00C536E1" w:rsidRDefault="004E14AC">
      <w:pPr>
        <w:pStyle w:val="ListParagraph"/>
        <w:numPr>
          <w:ilvl w:val="0"/>
          <w:numId w:val="2"/>
        </w:numPr>
      </w:pPr>
      <w:r>
        <w:rPr>
          <w:b/>
          <w:bCs/>
        </w:rPr>
        <w:t>Audit trail:</w:t>
      </w:r>
      <w:r>
        <w:t xml:space="preserve"> Record who marked what was received, and when — so there’s accountability and a history to reference.</w:t>
      </w:r>
    </w:p>
    <w:p w:rsidR="00C536E1" w:rsidRDefault="004E14AC">
      <w:pPr>
        <w:pStyle w:val="ListParagraph"/>
        <w:numPr>
          <w:ilvl w:val="0"/>
          <w:numId w:val="2"/>
        </w:numPr>
      </w:pPr>
      <w:r>
        <w:rPr>
          <w:b/>
          <w:bCs/>
        </w:rPr>
        <w:t>Reporting:</w:t>
      </w:r>
      <w:r>
        <w:t xml:space="preserve"> Provide admin-level reports with charts and .xlsx export for data analysis across branches, time periods, and subscription patterns.</w:t>
      </w:r>
    </w:p>
    <w:p w:rsidR="00C536E1" w:rsidRDefault="00C536E1"/>
    <w:p w:rsidR="00C536E1" w:rsidRDefault="004E14AC">
      <w:r>
        <w:t xml:space="preserve">Because this application is used every day by staff as part of their workflow, reliability and availability are not nice-to-haves — </w:t>
      </w:r>
      <w:r>
        <w:rPr>
          <w:b/>
        </w:rPr>
        <w:t>they are critical requirements</w:t>
      </w:r>
      <w:r>
        <w:t>. If the app goes down or loses data, staff lose visibility into which magazines are missing, and that directly impacts the library’s service to patrons.</w:t>
      </w:r>
    </w:p>
    <w:p w:rsidR="00C536E1" w:rsidRDefault="004E14AC">
      <w:r>
        <w:br w:type="page"/>
      </w:r>
    </w:p>
    <w:p w:rsidR="00C536E1" w:rsidRDefault="004E14AC">
      <w:pPr>
        <w:pStyle w:val="Heading1"/>
      </w:pPr>
      <w:r>
        <w:lastRenderedPageBreak/>
        <w:t>2. Why This Stack?</w:t>
      </w:r>
    </w:p>
    <w:p w:rsidR="00C536E1" w:rsidRDefault="004E14AC">
      <w:r>
        <w:t>Every technology choice was driven by one principle: keep it simple enough that a small team can maintain it, while being robust enough for daily use. Here’s the breakdown:</w:t>
      </w:r>
    </w:p>
    <w:p w:rsidR="00C536E1" w:rsidRDefault="00C536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C536E1">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Choice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Why We Chose It</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Framework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Next.js (App Router)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Full-stack in one repo. Server-side rendering, API routes, and the frontend all live together. Less infrastructure to manage.</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Language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TypeScript (strict)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Catches bugs before runtime. With strict: true, every variable and function parameter has a known type. Types act as documentation that the compiler enforces.</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Database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SQLite + Prisma ORM v7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File-based database — no separate server. The entire DB is a single file (prisma/dev.db). For 2–3 concurrent users on an internal LAN, SQLite handles the workload easily. Prisma gives type-safe queries and schema migrations.</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Auth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JWT cookies (jose + bcrypt)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No OAuth complexity needed for an internal tool. Passwords hashed with bcrypt; sessions are encrypted JWTs stored in HTTP-only cookies.</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UI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Tailwind CSS + shadcn/ui</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Pre-built accessible components that look professional out of the box. Staff need a UI that’s clear and fast.</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Charts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Recharts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Lightweight charting library for admin reports. Bar charts and line charts for receipt trends and timeline visualizations.</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Export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ExcelJS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Server-side .xlsx generation for report export. Staff can download spreadsheets for offline analysis.</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Notifications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Sonner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Toast notifications for user feedback on actions (mark received, transfers, errors). Clear, non-intrusive feedback.</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Audit Log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Winston → JSON file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Every action is written as a JSON line to logs/audit.log. No external logging service needed. Mounted as a Docker volume.</w:t>
            </w:r>
          </w:p>
        </w:tc>
      </w:tr>
      <w:tr w:rsidR="00C536E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Deployment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Docker Compose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Single docker compose up command. Volumes keep the database and logs safe across restarts.</w:t>
            </w:r>
          </w:p>
        </w:tc>
      </w:tr>
    </w:tbl>
    <w:p w:rsidR="00C536E1" w:rsidRDefault="00C536E1"/>
    <w:p w:rsidR="00C536E1" w:rsidRDefault="004E14AC">
      <w:pPr>
        <w:pStyle w:val="Heading2"/>
      </w:pPr>
      <w:r>
        <w:t>A Note on SQLite</w:t>
      </w:r>
    </w:p>
    <w:p w:rsidR="00C536E1" w:rsidRDefault="004E14AC">
      <w:r>
        <w:t>If you’re used to PostgreSQL or MySQL, SQLite might feel like a downgrade. It’s not — for this use case. Here’s why:</w:t>
      </w:r>
    </w:p>
    <w:p w:rsidR="00C536E1" w:rsidRDefault="00C536E1"/>
    <w:p w:rsidR="00C536E1" w:rsidRDefault="004E14AC">
      <w:pPr>
        <w:pStyle w:val="ListParagraph"/>
        <w:numPr>
          <w:ilvl w:val="0"/>
          <w:numId w:val="2"/>
        </w:numPr>
      </w:pPr>
      <w:r>
        <w:rPr>
          <w:b/>
          <w:bCs/>
        </w:rPr>
        <w:t>No server process:</w:t>
      </w:r>
      <w:r>
        <w:t xml:space="preserve"> SQLite runs in-process. There’s no TCP connection, no connection pooling, no separate service to crash.</w:t>
      </w:r>
    </w:p>
    <w:p w:rsidR="00C536E1" w:rsidRDefault="004E14AC">
      <w:pPr>
        <w:pStyle w:val="ListParagraph"/>
        <w:numPr>
          <w:ilvl w:val="0"/>
          <w:numId w:val="2"/>
        </w:numPr>
      </w:pPr>
      <w:r>
        <w:rPr>
          <w:b/>
          <w:bCs/>
        </w:rPr>
        <w:t>ACID-compliant:</w:t>
      </w:r>
      <w:r>
        <w:t xml:space="preserve"> SQLite supports transactions with full ACID guarantees:</w:t>
      </w:r>
    </w:p>
    <w:p w:rsidR="00C536E1" w:rsidRDefault="004E14AC">
      <w:pPr>
        <w:pStyle w:val="ListParagraph"/>
        <w:numPr>
          <w:ilvl w:val="1"/>
          <w:numId w:val="2"/>
        </w:numPr>
      </w:pPr>
      <w:r>
        <w:rPr>
          <w:b/>
          <w:bCs/>
        </w:rPr>
        <w:t>Atomicity:</w:t>
      </w:r>
      <w:r>
        <w:t xml:space="preserve"> Each transaction is all-or-nothing. If something fails halfway through, neither change is applied.</w:t>
      </w:r>
    </w:p>
    <w:p w:rsidR="00C536E1" w:rsidRDefault="004E14AC">
      <w:pPr>
        <w:pStyle w:val="ListParagraph"/>
        <w:numPr>
          <w:ilvl w:val="1"/>
          <w:numId w:val="2"/>
        </w:numPr>
      </w:pPr>
      <w:r>
        <w:rPr>
          <w:b/>
          <w:bCs/>
        </w:rPr>
        <w:t>Consistency:</w:t>
      </w:r>
      <w:r>
        <w:t xml:space="preserve"> The database moves from one valid state to another. Constraints (unique emails, foreign keys) are always enforced.</w:t>
      </w:r>
    </w:p>
    <w:p w:rsidR="00C536E1" w:rsidRDefault="004E14AC">
      <w:pPr>
        <w:pStyle w:val="ListParagraph"/>
        <w:numPr>
          <w:ilvl w:val="1"/>
          <w:numId w:val="2"/>
        </w:numPr>
      </w:pPr>
      <w:r>
        <w:rPr>
          <w:b/>
          <w:bCs/>
        </w:rPr>
        <w:t>Isolation:</w:t>
      </w:r>
      <w:r>
        <w:t xml:space="preserve"> Concurrent transactions don’t interfere with each other. Each sees a consistent snapshot.</w:t>
      </w:r>
    </w:p>
    <w:p w:rsidR="00C536E1" w:rsidRDefault="004E14AC">
      <w:pPr>
        <w:pStyle w:val="ListParagraph"/>
        <w:numPr>
          <w:ilvl w:val="1"/>
          <w:numId w:val="2"/>
        </w:numPr>
      </w:pPr>
      <w:r>
        <w:rPr>
          <w:b/>
          <w:bCs/>
        </w:rPr>
        <w:t>Durability:</w:t>
      </w:r>
      <w:r>
        <w:t xml:space="preserve"> Once committed, the data is permanently written to disk. Even after a crash, your data is safe.</w:t>
      </w:r>
    </w:p>
    <w:p w:rsidR="00C536E1" w:rsidRDefault="00C536E1"/>
    <w:p w:rsidR="00C536E1" w:rsidRDefault="004E14AC">
      <w:r>
        <w:rPr>
          <w:i/>
          <w:iCs/>
        </w:rPr>
        <w:t>In practical terms:</w:t>
      </w:r>
      <w:r>
        <w:t xml:space="preserve"> ACID compliance means you can trust your data. If the app says a receipt was recorded, it was recorded — period.</w:t>
      </w:r>
    </w:p>
    <w:p w:rsidR="00C536E1" w:rsidRDefault="00C536E1"/>
    <w:p w:rsidR="00C536E1" w:rsidRDefault="004E14AC">
      <w:pPr>
        <w:pStyle w:val="ListParagraph"/>
        <w:numPr>
          <w:ilvl w:val="0"/>
          <w:numId w:val="2"/>
        </w:numPr>
      </w:pPr>
      <w:r>
        <w:rPr>
          <w:b/>
          <w:bCs/>
        </w:rPr>
        <w:t>Concurrency via WAL (Write-Ahead Logging):</w:t>
      </w:r>
      <w:r>
        <w:t xml:space="preserve"> With WAL mode enabled (configured in lib/db.ts), writes go to a separate WAL file instead of modifying the database directly. Readers continue reading from the main database file. Multiple readers work simultaneously while a writer is committing.</w:t>
      </w:r>
    </w:p>
    <w:p w:rsidR="00C536E1" w:rsidRDefault="00C536E1"/>
    <w:p w:rsidR="00C536E1" w:rsidRDefault="004E14AC">
      <w:r>
        <w:t>Without WAL (the default rollback journal mode), readers are blocked during writes. With WAL mode, the main database is the official book, and the WAL is a stack of sticky notes with recent changes. For 2–3 concurrent users, WAL mode means staff will almost never experience a “database is locked” error.</w:t>
      </w:r>
    </w:p>
    <w:p w:rsidR="00C536E1" w:rsidRDefault="00C536E1"/>
    <w:p w:rsidR="00C536E1" w:rsidRDefault="004E14AC">
      <w:r>
        <w:rPr>
          <w:b/>
          <w:bCs/>
        </w:rPr>
        <w:t>Retry logic:</w:t>
      </w:r>
      <w:r>
        <w:t xml:space="preserve"> The app includes a withRetry() utility (lib/db-retry.ts) that automatically retries database operations on transient SQLITE_BUSY or SQLITE_LOCKED errors. This provides an additional safety net for the rare cases where WAL mode alone isn’t enough.</w:t>
      </w:r>
    </w:p>
    <w:p w:rsidR="00C536E1" w:rsidRDefault="00C536E1"/>
    <w:p w:rsidR="00C536E1" w:rsidRDefault="004E14AC">
      <w:pPr>
        <w:pStyle w:val="ListParagraph"/>
        <w:numPr>
          <w:ilvl w:val="0"/>
          <w:numId w:val="2"/>
        </w:numPr>
      </w:pPr>
      <w:r>
        <w:rPr>
          <w:b/>
          <w:bCs/>
        </w:rPr>
        <w:t>Backup = copy a file:</w:t>
      </w:r>
      <w:r>
        <w:t xml:space="preserve"> No pg_dump, no mysqldump. Use the SQLite .backup command for a crash-safe copy.</w:t>
      </w:r>
    </w:p>
    <w:p w:rsidR="00C536E1" w:rsidRDefault="00C536E1"/>
    <w:p w:rsidR="00C536E1" w:rsidRDefault="004E14AC">
      <w:r>
        <w:rPr>
          <w:b/>
          <w:bCs/>
        </w:rPr>
        <w:t>The trade-off:</w:t>
      </w:r>
      <w:r>
        <w:t xml:space="preserve"> If the app ever needed 50+ concurrent writers or complex replication, we’d migrate to PostgreSQL. Prisma makes that migration relatively painless — change the datasource in schema.prisma, run migrations, done. But today, SQLite is the right fit.</w:t>
      </w:r>
    </w:p>
    <w:p w:rsidR="00C536E1" w:rsidRDefault="004E14AC">
      <w:r>
        <w:br w:type="page"/>
      </w:r>
    </w:p>
    <w:p w:rsidR="00C536E1" w:rsidRDefault="004E14AC">
      <w:pPr>
        <w:pStyle w:val="Heading1"/>
      </w:pPr>
      <w:r>
        <w:t>3. Key Architecture Decisions</w:t>
      </w:r>
    </w:p>
    <w:p w:rsidR="00C536E1" w:rsidRDefault="004E14AC">
      <w:pPr>
        <w:pStyle w:val="Heading2"/>
      </w:pPr>
      <w:r>
        <w:t>3.1 Single-Repo Full-Stack</w:t>
      </w:r>
    </w:p>
    <w:p w:rsidR="00C536E1" w:rsidRDefault="004E14AC">
      <w:r>
        <w:t>The frontend, backend API, and database schema all live in one repository. This means:</w:t>
      </w:r>
    </w:p>
    <w:p w:rsidR="00C536E1" w:rsidRDefault="004E14AC">
      <w:pPr>
        <w:pStyle w:val="ListParagraph"/>
        <w:numPr>
          <w:ilvl w:val="0"/>
          <w:numId w:val="2"/>
        </w:numPr>
      </w:pPr>
      <w:r>
        <w:t>One deployment artifact (a Docker image).</w:t>
      </w:r>
    </w:p>
    <w:p w:rsidR="00C536E1" w:rsidRDefault="004E14AC">
      <w:pPr>
        <w:pStyle w:val="ListParagraph"/>
        <w:numPr>
          <w:ilvl w:val="0"/>
          <w:numId w:val="2"/>
        </w:numPr>
      </w:pPr>
      <w:r>
        <w:t>Shared TypeScript types between frontend and API — no mismatches.</w:t>
      </w:r>
    </w:p>
    <w:p w:rsidR="00C536E1" w:rsidRDefault="004E14AC">
      <w:pPr>
        <w:pStyle w:val="ListParagraph"/>
        <w:numPr>
          <w:ilvl w:val="0"/>
          <w:numId w:val="2"/>
        </w:numPr>
      </w:pPr>
      <w:r>
        <w:t>Simpler CI/CD: build once, deploy once.</w:t>
      </w:r>
    </w:p>
    <w:p w:rsidR="00C536E1" w:rsidRDefault="00C536E1"/>
    <w:p w:rsidR="00C536E1" w:rsidRDefault="004E14AC">
      <w:pPr>
        <w:pStyle w:val="Heading2"/>
      </w:pPr>
      <w:r>
        <w:t>3.2 Server Components by Default</w:t>
      </w:r>
    </w:p>
    <w:p w:rsidR="00C536E1" w:rsidRDefault="004E14AC">
      <w:r>
        <w:t>Next.js App Router uses React Server Components. Pages render on the server and send HTML to the browser. This means:</w:t>
      </w:r>
    </w:p>
    <w:p w:rsidR="00C536E1" w:rsidRDefault="004E14AC">
      <w:pPr>
        <w:pStyle w:val="ListParagraph"/>
        <w:numPr>
          <w:ilvl w:val="0"/>
          <w:numId w:val="2"/>
        </w:numPr>
      </w:pPr>
      <w:r>
        <w:t>Database queries happen server-side — no API calls from the browser for read operations.</w:t>
      </w:r>
    </w:p>
    <w:p w:rsidR="00C536E1" w:rsidRDefault="004E14AC">
      <w:pPr>
        <w:pStyle w:val="ListParagraph"/>
        <w:numPr>
          <w:ilvl w:val="0"/>
          <w:numId w:val="2"/>
        </w:numPr>
      </w:pPr>
      <w:r>
        <w:t>Faster page loads since the browser receives pre-rendered HTML.</w:t>
      </w:r>
    </w:p>
    <w:p w:rsidR="00C536E1" w:rsidRDefault="004E14AC">
      <w:pPr>
        <w:pStyle w:val="ListParagraph"/>
        <w:numPr>
          <w:ilvl w:val="0"/>
          <w:numId w:val="2"/>
        </w:numPr>
      </w:pPr>
      <w:r>
        <w:t>Client components (‘use client’) are only used where we need browser interactivity (forms, buttons, state).</w:t>
      </w:r>
    </w:p>
    <w:p w:rsidR="00C536E1" w:rsidRDefault="00C536E1"/>
    <w:p w:rsidR="00C536E1" w:rsidRDefault="004E14AC">
      <w:pPr>
        <w:pStyle w:val="Heading2"/>
      </w:pPr>
      <w:r>
        <w:t>3.3 Cadence Calculation — Estimation, Not a Fixed Schedule</w:t>
      </w:r>
    </w:p>
    <w:p w:rsidR="00C536E1" w:rsidRDefault="004E14AC">
      <w:r>
        <w:t>We don’t store a “subscription start date.” Instead, the system looks at the most recent receipt and adds the cadence interval to compute the next expected date.</w:t>
      </w:r>
    </w:p>
    <w:p w:rsidR="00C536E1" w:rsidRDefault="00C536E1"/>
    <w:p w:rsidR="00C536E1" w:rsidRDefault="004E14AC">
      <w:r>
        <w:rPr>
          <w:b/>
          <w:bCs/>
        </w:rPr>
        <w:t>Important:</w:t>
      </w:r>
      <w:r>
        <w:t xml:space="preserve"> the “next expected date” is a best estimation, not a fixed variable. Magazines don’t always arrive on a perfectly predictable schedule — publishers shift dates, holidays cause delays, and distribution varies. The most recent received date simply anchors our best guess of when the next issue will show up.</w:t>
      </w:r>
    </w:p>
    <w:p w:rsidR="00C536E1" w:rsidRDefault="00C536E1"/>
    <w:p w:rsidR="00C536E1" w:rsidRDefault="004E14AC">
      <w:r>
        <w:rPr>
          <w:b/>
          <w:bCs/>
        </w:rPr>
        <w:t>Admins can edit a magazine’s cadence at any time.</w:t>
      </w:r>
      <w:r>
        <w:t xml:space="preserve"> If a magazine switches from monthly to bi-weekly, an admin updates the cadence and the next expected date recalculates automatically from the last receipt. No historical data is lost.</w:t>
      </w:r>
    </w:p>
    <w:p w:rsidR="00C536E1" w:rsidRDefault="00C536E1"/>
    <w:p w:rsidR="00C536E1" w:rsidRDefault="004E14AC">
      <w:r>
        <w:t>The IssueReceipt table is the single source of truth for timing. The computed “next expected date” is derived at query time, not stored as a column. This avoids data duplication and consistency bugs. The Magazine table holds the cadence (the rule), and IssueReceipt holds the receipts (the facts). The schedule is computed from both.</w:t>
      </w:r>
    </w:p>
    <w:p w:rsidR="00C536E1" w:rsidRDefault="00C536E1"/>
    <w:p w:rsidR="00C536E1" w:rsidRDefault="004E14AC">
      <w:pPr>
        <w:pStyle w:val="Heading2"/>
      </w:pPr>
      <w:r>
        <w:t>3.4 The Data Access Layer (DAL) — lib/dal.ts</w:t>
      </w:r>
    </w:p>
    <w:p w:rsidR="00C536E1" w:rsidRDefault="004E14AC">
      <w:r>
        <w:t>The DAL pattern is a deliberate architectural choice. Instead of scattering database queries and auth checks across every page and API route, we centralize them:</w:t>
      </w:r>
    </w:p>
    <w:p w:rsidR="00C536E1" w:rsidRDefault="004E14AC">
      <w:pPr>
        <w:pStyle w:val="ListParagraph"/>
        <w:numPr>
          <w:ilvl w:val="0"/>
          <w:numId w:val="2"/>
        </w:numPr>
      </w:pPr>
      <w:r>
        <w:rPr>
          <w:b/>
          <w:bCs/>
        </w:rPr>
        <w:t>verifySession():</w:t>
      </w:r>
      <w:r>
        <w:t xml:space="preserve"> Called in every Server Component to re-check that the user’s JWT is valid and their account is still active. This is defense in depth — even if the Edge middleware lets an invalid request through, the DAL catches it.</w:t>
      </w:r>
    </w:p>
    <w:p w:rsidR="00C536E1" w:rsidRDefault="004E14AC">
      <w:pPr>
        <w:pStyle w:val="ListParagraph"/>
        <w:numPr>
          <w:ilvl w:val="0"/>
          <w:numId w:val="2"/>
        </w:numPr>
      </w:pPr>
      <w:r>
        <w:rPr>
          <w:b/>
          <w:bCs/>
        </w:rPr>
        <w:t>getUser():</w:t>
      </w:r>
      <w:r>
        <w:t xml:space="preserve"> Retrieves the current user’s profile from the database. Used by components that need to display the user’s name or check their role.</w:t>
      </w:r>
    </w:p>
    <w:p w:rsidR="00C536E1" w:rsidRDefault="00C536E1"/>
    <w:p w:rsidR="00C536E1" w:rsidRDefault="004E14AC">
      <w:r>
        <w:rPr>
          <w:i/>
          <w:iCs/>
        </w:rPr>
        <w:t>Why a separate layer?</w:t>
      </w:r>
      <w:r>
        <w:t xml:space="preserve"> If you’ve worked with ORMs, think of the DAL as the layer between your ORM (Prisma) and your application logic. Prisma handles raw queries; the DAL handles “who is asking and are they allowed to?” This separation makes the code easier to test, audit, and reason about.</w:t>
      </w:r>
    </w:p>
    <w:p w:rsidR="00C536E1" w:rsidRDefault="00C536E1"/>
    <w:p w:rsidR="00C536E1" w:rsidRDefault="004E14AC">
      <w:pPr>
        <w:pStyle w:val="Heading2"/>
      </w:pPr>
      <w:r>
        <w:t>3.5 Edge Middleware for Route Protection</w:t>
      </w:r>
    </w:p>
    <w:p w:rsidR="00C536E1" w:rsidRDefault="004E14AC">
      <w:r>
        <w:t>The file proxy.ts acts as Next.js middleware running at the Edge. It intercepts every request and redirects unauthenticated users to /login. This is the first line of defense — but not the only one. Every Server Component also re-verifies the session via the DAL.</w:t>
      </w:r>
    </w:p>
    <w:p w:rsidR="00C536E1" w:rsidRDefault="00C536E1"/>
    <w:p w:rsidR="00C536E1" w:rsidRDefault="004E14AC">
      <w:pPr>
        <w:pStyle w:val="Heading2"/>
      </w:pPr>
      <w:r>
        <w:t>3.6 File-Based Audit Logging</w:t>
      </w:r>
    </w:p>
    <w:p w:rsidR="00C536E1" w:rsidRDefault="004E14AC">
      <w:r>
        <w:t>Winston writes structured JSON logs to logs/audit.log. Every meaningful action is recorded: logins, logouts, magazine CRUD, receipt recording, user management, transfers, and report exports. This file is mounted as a Docker volume, so it survives container restarts.</w:t>
      </w:r>
    </w:p>
    <w:p w:rsidR="00C536E1" w:rsidRDefault="00C536E1"/>
    <w:p w:rsidR="00C536E1" w:rsidRDefault="004E14AC">
      <w:r>
        <w:t>The audit log viewer (admin-only) provides filterable, paginated access to the log with color-coded action badges, user filters, and date-range search. Over 20 distinct action types are tracked.</w:t>
      </w:r>
    </w:p>
    <w:p w:rsidR="00C536E1" w:rsidRDefault="00C536E1"/>
    <w:p w:rsidR="00C536E1" w:rsidRDefault="004E14AC">
      <w:pPr>
        <w:pStyle w:val="Heading2"/>
      </w:pPr>
      <w:r>
        <w:t>3.7 Multi-Branch Architecture</w:t>
      </w:r>
    </w:p>
    <w:p w:rsidR="00C536E1" w:rsidRDefault="004E14AC">
      <w:r>
        <w:t>Edison Public Library operates across four locations:</w:t>
      </w:r>
    </w:p>
    <w:p w:rsidR="00C536E1" w:rsidRDefault="004E14AC">
      <w:pPr>
        <w:pStyle w:val="ListParagraph"/>
        <w:numPr>
          <w:ilvl w:val="0"/>
          <w:numId w:val="2"/>
        </w:numPr>
      </w:pPr>
      <w:r>
        <w:t>Main Library</w:t>
      </w:r>
    </w:p>
    <w:p w:rsidR="00C536E1" w:rsidRDefault="004E14AC">
      <w:pPr>
        <w:pStyle w:val="ListParagraph"/>
        <w:numPr>
          <w:ilvl w:val="0"/>
          <w:numId w:val="2"/>
        </w:numPr>
      </w:pPr>
      <w:r>
        <w:t>North Edison Branch Library</w:t>
      </w:r>
    </w:p>
    <w:p w:rsidR="00C536E1" w:rsidRDefault="004E14AC">
      <w:pPr>
        <w:pStyle w:val="ListParagraph"/>
        <w:numPr>
          <w:ilvl w:val="0"/>
          <w:numId w:val="2"/>
        </w:numPr>
      </w:pPr>
      <w:r>
        <w:t>Clara Barton Branch Library (CB Library)</w:t>
      </w:r>
    </w:p>
    <w:p w:rsidR="00C536E1" w:rsidRDefault="004E14AC">
      <w:pPr>
        <w:pStyle w:val="ListParagraph"/>
        <w:numPr>
          <w:ilvl w:val="0"/>
          <w:numId w:val="2"/>
        </w:numPr>
      </w:pPr>
      <w:r>
        <w:t>Bookmobile</w:t>
      </w:r>
    </w:p>
    <w:p w:rsidR="00C536E1" w:rsidRDefault="00C536E1"/>
    <w:p w:rsidR="00C536E1" w:rsidRDefault="004E14AC">
      <w:r>
        <w:t>The app supports this through a Branch model, a BranchMagazine many-to-many join table (tracking which magazines are subscribed at which branch with per-branch quantities), and branch-scoped IssueReceipts. Staff select their active branch at login via a cookie-persisted BranchSelector in the sidebar. The dashboard, receipt tracking, and overdue calculations are all scoped to the active branch.</w:t>
      </w:r>
    </w:p>
    <w:p w:rsidR="00C536E1" w:rsidRDefault="00C536E1"/>
    <w:p w:rsidR="00C536E1" w:rsidRDefault="004E14AC">
      <w:r>
        <w:t>Branch-to-branch transfers follow a lifecycle: PENDING → COMPLETED or CANCELLED. An admin initiates a transfer specifying source branch, destination branch, and magazine. The receiving branch completes or cancels it. All transfer actions are audit-logged.</w:t>
      </w:r>
    </w:p>
    <w:p w:rsidR="00C536E1" w:rsidRDefault="004E14AC">
      <w:r>
        <w:br w:type="page"/>
      </w:r>
    </w:p>
    <w:p w:rsidR="00C536E1" w:rsidRDefault="004E14AC">
      <w:pPr>
        <w:pStyle w:val="Heading1"/>
      </w:pPr>
      <w:r>
        <w:t>4. What’s Implemented Today</w:t>
      </w:r>
    </w:p>
    <w:p w:rsidR="00C536E1" w:rsidRDefault="00C536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660"/>
      </w:tblGrid>
      <w:tr w:rsidR="00C536E1">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Status</w:t>
            </w:r>
          </w:p>
        </w:tc>
        <w:tc>
          <w:tcPr>
            <w:tcW w:w="4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Notes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User authentication (login/logout)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JWT + bcrypt, HTTP-only cookies, 7-day expiry</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Role-based access (ADMIN / STAFF)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Enforced in API routes and Server Components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Dashboard (overdue / this week / upcoming)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Computed from receipts, scoped to active branch</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Magazine CRUD (admin)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Create, edit, delete with confirmation dialogs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Mark magazine received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Logs receipt + user + branch</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Receipt history per magazine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Full audit trail per magazine per branch</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User management (admin)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Create / delete users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User profile page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Name + password change</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Audit log viewer (admin)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Filterable: action, user, date range; paginated; color-coded</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Branch management (multi-location)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Branch, BranchMagazine models + per-branch tracking</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Branch-to-branch transfers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PENDING/COMPLETED/CANCELLED lifecycle</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Required branch selection at login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Cookie-persisted active branch context</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Admin reports (5 tabs)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Receipts, Overdue, Transfers, Subscriptions, Timeline</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Report charts (Recharts)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Bar charts + line charts for trends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Report export (.xlsx / .csv)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ExcelJS server-side generation</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Error boundaries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Global, dashboard, and login error pages with retry</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Toast notifications (Sonner)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User feedback on all actions and errors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DB retry logic (SQLITE_BUSY)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withRetry() in lib/db-retry.ts</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Collapsible sidebar navigation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Cookie-persisted collapse state</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Confirmation dialogs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All destructive actions require confirmation</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Docker Compose deployment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Single-command deploy with volume persistence</w:t>
            </w:r>
          </w:p>
        </w:tc>
      </w:tr>
      <w:tr w:rsidR="00C536E1">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TypeScript migration (strict: true)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rPr>
                <w:b/>
                <w:bCs/>
              </w:rPr>
              <w:t>✓ Done</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536E1" w:rsidRDefault="004E14AC">
            <w:r>
              <w:t>All source files .ts/.tsx, zero any</w:t>
            </w:r>
          </w:p>
        </w:tc>
      </w:tr>
    </w:tbl>
    <w:p w:rsidR="00C536E1" w:rsidRDefault="00C536E1"/>
    <w:p w:rsidR="00C536E1" w:rsidRDefault="00C536E1">
      <w:ins w:id="2" w:author="Lucas Luize" w:date="2026-04-25T00:00:00Z">
        <w:r>
          <w:t>Additional features implemented since the original document:</w:t>
        </w:r>
      </w:ins>
    </w:p>
    <w:p w:rsidR="00C536E1" w:rsidRDefault="00C536E1">
      <w:pPr>
        <w:pStyle w:val="ListParagraph"/>
        <w:numPr>
          <w:ilvl w:val="0"/>
          <w:numId w:val="2"/>
        </w:numPr>
      </w:pPr>
      <w:ins w:id="3" w:author="Lucas Luize" w:date="2026-04-25T00:00:00Z">
        <w:r>
          <w:rPr>
            <w:b/>
            <w:bCs/>
          </w:rPr>
          <w:t>Multi-vendor subscription periods</w:t>
        </w:r>
        <w:r>
          <w:t xml:space="preserve"> — N parallel active periods (e.g., Ebsco-25/26 Jun–May and Wtcox-25 Jan–Dec). One active period per magazine, auto-deactivation on expiry, conflict detection on activation, and “same as” period creation.</w:t>
        </w:r>
      </w:ins>
    </w:p>
    <w:p w:rsidR="00C536E1" w:rsidRDefault="00C536E1">
      <w:pPr>
        <w:pStyle w:val="ListParagraph"/>
        <w:numPr>
          <w:ilvl w:val="0"/>
          <w:numId w:val="2"/>
        </w:numPr>
      </w:pPr>
      <w:ins w:id="4" w:author="Lucas Luize" w:date="2026-04-25T00:00:00Z">
        <w:r>
          <w:rPr>
            <w:b/>
            <w:bCs/>
          </w:rPr>
          <w:t>Subscription-aware dashboard</w:t>
        </w:r>
        <w:r>
          <w:t xml:space="preserve"> — Per-period progress bars at top, combined overdue/expected cards with period badges, collapsible sections (Expected expanded, Overdue collapsed by default).</w:t>
        </w:r>
      </w:ins>
    </w:p>
    <w:p w:rsidR="00C536E1" w:rsidRDefault="00C536E1">
      <w:pPr>
        <w:pStyle w:val="ListParagraph"/>
        <w:numPr>
          <w:ilvl w:val="0"/>
          <w:numId w:val="2"/>
        </w:numPr>
      </w:pPr>
      <w:ins w:id="5" w:author="Lucas Luize" w:date="2026-04-25T00:00:00Z">
        <w:r>
          <w:rPr>
            <w:b/>
            <w:bCs/>
          </w:rPr>
          <w:t>Transfer-aware receive</w:t>
        </w:r>
        <w:r>
          <w:t xml:space="preserve"> — Magazine detail page shows a blue “Receive Transfer” button when a pending transfer exists to the active branch, replacing the normal “Mark Received” button.</w:t>
        </w:r>
      </w:ins>
    </w:p>
    <w:p w:rsidR="00C536E1" w:rsidRDefault="00C536E1">
      <w:pPr>
        <w:pStyle w:val="ListParagraph"/>
        <w:numPr>
          <w:ilvl w:val="0"/>
          <w:numId w:val="2"/>
        </w:numPr>
      </w:pPr>
      <w:ins w:id="6" w:author="Lucas Luize" w:date="2026-04-25T00:00:00Z">
        <w:r>
          <w:rPr>
            <w:b/>
            <w:bCs/>
          </w:rPr>
          <w:t>Admin receipt edit/delete</w:t>
        </w:r>
        <w:r>
          <w:t xml:space="preserve"> — Admins can edit receipt dates/notes or delete receipts from the magazine detail page.</w:t>
        </w:r>
      </w:ins>
    </w:p>
    <w:p w:rsidR="00C536E1" w:rsidRDefault="00C536E1">
      <w:pPr>
        <w:pStyle w:val="ListParagraph"/>
        <w:numPr>
          <w:ilvl w:val="0"/>
          <w:numId w:val="2"/>
        </w:numPr>
      </w:pPr>
      <w:ins w:id="7" w:author="Lucas Luize" w:date="2026-04-25T00:00:00Z">
        <w:r>
          <w:rPr>
            <w:b/>
            <w:bCs/>
          </w:rPr>
          <w:t>Automated backups + health monitoring</w:t>
        </w:r>
        <w:r>
          <w:t xml:space="preserve"> — Daily backup to QNAP NAS (14-day retention), health watcher every 5 min with email alerts, logrotate on PVE host.</w:t>
        </w:r>
      </w:ins>
    </w:p>
    <w:p w:rsidR="00C536E1" w:rsidRDefault="004E14AC">
      <w:r>
        <w:br w:type="page"/>
      </w:r>
    </w:p>
    <w:p w:rsidR="00C536E1" w:rsidRDefault="004E14AC">
      <w:pPr>
        <w:pStyle w:val="Heading1"/>
      </w:pPr>
      <w:r>
        <w:t>5. Remaining Gaps: Reliability &amp; Availability</w:t>
      </w:r>
    </w:p>
    <w:p w:rsidR="00C536E1" w:rsidRPr="004B4F2B" w:rsidRDefault="004E14AC">
      <w:r>
        <w:rPr>
          <w:b/>
          <w:bCs/>
        </w:rPr>
        <w:t xml:space="preserve">This is the most important section of this </w:t>
      </w:r>
      <w:proofErr w:type="spellStart"/>
      <w:r w:rsidRPr="004B4F2B">
        <w:rPr>
          <w:b/>
          <w:bCs/>
        </w:rPr>
        <w:t>document</w:t>
      </w:r>
      <w:r w:rsidR="004B4F2B">
        <w:t>.</w:t>
      </w:r>
      <w:ins w:id="8" w:author="Lucas Luize" w:date="2026-04-25T00:00:00Z">
        <w:r w:rsidRPr="004B4F2B">
          <w:t>The</w:t>
        </w:r>
        <w:proofErr w:type="spellEnd"/>
        <w:r w:rsidRPr="004B4F2B">
          <w:t xml:space="preserve"> features above are functional. Most of the operational infrastructure gaps identified in the original document have been addressed since deployment in April 2026. This section documents both completed and remaining items for reference.</w:t>
        </w:r>
      </w:ins>
    </w:p>
    <w:p w:rsidR="00C536E1" w:rsidRDefault="00C536E1"/>
    <w:p w:rsidR="00C536E1" w:rsidRDefault="004E14AC">
      <w:pPr>
        <w:pStyle w:val="Heading2"/>
      </w:pPr>
      <w:ins w:id="9" w:author="Lucas Luize" w:date="2026-04-25T00:00:00Z">
        <w:r>
          <w:t>5.1 Automated Database Backups (IMPLEMENTED)</w:t>
        </w:r>
      </w:ins>
    </w:p>
    <w:p w:rsidR="00C536E1" w:rsidRDefault="004E14AC">
      <w:r>
        <w:rPr>
          <w:b/>
          <w:bCs/>
        </w:rPr>
        <w:t>PRIORITY: CRITICAL</w:t>
      </w:r>
      <w:r>
        <w:t xml:space="preserve"> — Without this, a disk failure or accidental deletion means total data loss.</w:t>
      </w:r>
    </w:p>
    <w:p w:rsidR="00C536E1" w:rsidRDefault="00C536E1"/>
    <w:p w:rsidR="00C536E1" w:rsidRDefault="004E14AC">
      <w:ins w:id="10" w:author="Lucas Luize" w:date="2026-04-25T00:00:00Z">
        <w:r>
          <w:t>Automated backups are now operational. A cron job (epl-magazines-backup.sh) on the PVE host runs daily at 2am, copying both the SQLite database and audit.log to a QNAP NAS mount with 14-day retention. The backup uses the SQLite .backup command for crash-safe snapshots.</w:t>
        </w:r>
      </w:ins>
    </w:p>
    <w:p w:rsidR="00C536E1" w:rsidRDefault="00C536E1"/>
    <w:p w:rsidR="00C536E1" w:rsidRDefault="004E14AC">
      <w:r>
        <w:rPr>
          <w:b/>
          <w:bCs/>
        </w:rPr>
        <w:t>What needs to happen:</w:t>
      </w:r>
    </w:p>
    <w:p w:rsidR="00C536E1" w:rsidRDefault="004E14AC">
      <w:pPr>
        <w:pStyle w:val="ListParagraph"/>
        <w:numPr>
          <w:ilvl w:val="0"/>
          <w:numId w:val="2"/>
        </w:numPr>
      </w:pPr>
      <w:r>
        <w:rPr>
          <w:b/>
          <w:bCs/>
        </w:rPr>
        <w:t>Scheduled backup job:</w:t>
      </w:r>
      <w:r>
        <w:t xml:space="preserve"> A cron job (or Docker sidecar) that runs sqlite3 dev.db ".backup /backups/dev-$(date +%Y%m%d-%H%M).db" at least once daily. The .backup command is crash-safe — it creates a consistent snapshot even while the app is writing.</w:t>
      </w:r>
    </w:p>
    <w:p w:rsidR="00C536E1" w:rsidRDefault="004E14AC">
      <w:pPr>
        <w:pStyle w:val="ListParagraph"/>
        <w:numPr>
          <w:ilvl w:val="0"/>
          <w:numId w:val="2"/>
        </w:numPr>
      </w:pPr>
      <w:r>
        <w:rPr>
          <w:b/>
          <w:bCs/>
        </w:rPr>
        <w:t>Off-host storage:</w:t>
      </w:r>
      <w:r>
        <w:t xml:space="preserve"> Backups should be copied to the QNAP.</w:t>
      </w:r>
    </w:p>
    <w:p w:rsidR="00C536E1" w:rsidRDefault="004E14AC">
      <w:pPr>
        <w:pStyle w:val="ListParagraph"/>
        <w:numPr>
          <w:ilvl w:val="0"/>
          <w:numId w:val="2"/>
        </w:numPr>
      </w:pPr>
      <w:r>
        <w:rPr>
          <w:b/>
          <w:bCs/>
        </w:rPr>
        <w:t>Retention policy:</w:t>
      </w:r>
      <w:r>
        <w:t xml:space="preserve"> Keep 7 daily backups and 4 weekly backups. Delete older ones automatically.</w:t>
      </w:r>
    </w:p>
    <w:p w:rsidR="00C536E1" w:rsidRDefault="004E14AC">
      <w:pPr>
        <w:pStyle w:val="ListParagraph"/>
        <w:numPr>
          <w:ilvl w:val="0"/>
          <w:numId w:val="2"/>
        </w:numPr>
      </w:pPr>
      <w:r>
        <w:rPr>
          <w:b/>
          <w:bCs/>
        </w:rPr>
        <w:t>Audit log backup:</w:t>
      </w:r>
      <w:r>
        <w:t xml:space="preserve"> The same strategy should apply to logs/audit.log.</w:t>
      </w:r>
    </w:p>
    <w:p w:rsidR="00C536E1" w:rsidRDefault="00C536E1"/>
    <w:p w:rsidR="00C536E1" w:rsidRDefault="004E14AC">
      <w:pPr>
        <w:pStyle w:val="Heading2"/>
      </w:pPr>
      <w:r>
        <w:t>5.2 Health Check Endpoint (IMPLEMENTED)</w:t>
      </w:r>
    </w:p>
    <w:p w:rsidR="00C536E1" w:rsidRDefault="004E14AC">
      <w:r>
        <w:rPr>
          <w:b/>
          <w:bCs/>
        </w:rPr>
        <w:t>PRIORITY: HIGH</w:t>
      </w:r>
      <w:r>
        <w:t xml:space="preserve"> — Without this, a crashed app sits silently until someone notices.</w:t>
      </w:r>
    </w:p>
    <w:p w:rsidR="00C536E1" w:rsidRDefault="00C536E1"/>
    <w:p w:rsidR="00C536E1" w:rsidRDefault="004E14AC">
      <w:ins w:id="11" w:author="Lucas Luize" w:date="2026-04-25T00:00:00Z">
        <w:r>
          <w:t>The GET /</w:t>
        </w:r>
        <w:proofErr w:type="spellStart"/>
        <w:r>
          <w:t>api</w:t>
        </w:r>
        <w:proofErr w:type="spellEnd"/>
        <w:r>
          <w:t>/health endpoint is implemented. It returns 200 OK when the database is reachable and the audit log file is writable. The Dockerfile includes a HEALTHCHECK that polls this endpoint every 30 seconds. Combined with Docker Compose’s restart: unless-stopped, unhealthy containers are automatically restarted.</w:t>
        </w:r>
      </w:ins>
    </w:p>
    <w:p w:rsidR="00C536E1" w:rsidRDefault="00C536E1"/>
    <w:p w:rsidR="00C536E1" w:rsidRDefault="004E14AC">
      <w:r>
        <w:rPr>
          <w:b/>
          <w:bCs/>
        </w:rPr>
        <w:t>What needs to happen:</w:t>
      </w:r>
    </w:p>
    <w:p w:rsidR="00C536E1" w:rsidRDefault="004E14AC">
      <w:pPr>
        <w:pStyle w:val="ListParagraph"/>
        <w:numPr>
          <w:ilvl w:val="0"/>
          <w:numId w:val="2"/>
        </w:numPr>
      </w:pPr>
      <w:r>
        <w:rPr>
          <w:b/>
          <w:bCs/>
        </w:rPr>
        <w:t>GET /api/health endpoint</w:t>
      </w:r>
      <w:r>
        <w:t xml:space="preserve"> that returns 200 OK only if the database is reachable (SELECT 1) and the audit log file is writable.</w:t>
      </w:r>
    </w:p>
    <w:p w:rsidR="00C536E1" w:rsidRDefault="004E14AC">
      <w:pPr>
        <w:pStyle w:val="ListParagraph"/>
        <w:numPr>
          <w:ilvl w:val="0"/>
          <w:numId w:val="2"/>
        </w:numPr>
      </w:pPr>
      <w:r>
        <w:rPr>
          <w:b/>
          <w:bCs/>
        </w:rPr>
        <w:t>Docker healthcheck:</w:t>
      </w:r>
      <w:r>
        <w:t xml:space="preserve"> Add a HEALTHCHECK instruction to the Dockerfile that curls /api/health every 30 seconds.</w:t>
      </w:r>
    </w:p>
    <w:p w:rsidR="00C536E1" w:rsidRDefault="004E14AC">
      <w:pPr>
        <w:pStyle w:val="ListParagraph"/>
        <w:numPr>
          <w:ilvl w:val="0"/>
          <w:numId w:val="2"/>
        </w:numPr>
      </w:pPr>
      <w:r>
        <w:rPr>
          <w:b/>
          <w:bCs/>
        </w:rPr>
        <w:t>Restart policy:</w:t>
      </w:r>
      <w:r>
        <w:t xml:space="preserve"> Combined with Docker Compose’s restart: unless-stopped, Docker can detect and restart an unhealthy container automatically.</w:t>
      </w:r>
    </w:p>
    <w:p w:rsidR="00C536E1" w:rsidRDefault="00C536E1"/>
    <w:p w:rsidR="00C536E1" w:rsidRDefault="004E14AC">
      <w:pPr>
        <w:pStyle w:val="Heading2"/>
      </w:pPr>
      <w:ins w:id="12" w:author="Lucas Luize" w:date="2026-04-25T00:00:00Z">
        <w:r>
          <w:t>5.3 Monitoring &amp; Alerting (PARTIALLY IMPLEMENTED)</w:t>
        </w:r>
      </w:ins>
    </w:p>
    <w:p w:rsidR="00C536E1" w:rsidRDefault="004E14AC">
      <w:r>
        <w:rPr>
          <w:b/>
          <w:bCs/>
        </w:rPr>
        <w:t>PRIORITY: HIGH</w:t>
      </w:r>
      <w:r w:rsidR="004B4F2B">
        <w:t xml:space="preserve"> </w:t>
      </w:r>
      <w:ins w:id="13" w:author="Lucas Luize" w:date="2026-04-25T00:00:00Z">
        <w:r>
          <w:t>— Health check and disk monitoring are operational via epl-magazines-watcher.sh (runs every 5 minutes on PVE host with email alerts and debounce). Separate error logging is not yet implemented.</w:t>
        </w:r>
      </w:ins>
    </w:p>
    <w:p w:rsidR="00C536E1" w:rsidRDefault="00C536E1"/>
    <w:p w:rsidR="00C536E1" w:rsidRDefault="004E14AC">
      <w:r>
        <w:rPr>
          <w:b/>
          <w:bCs/>
        </w:rPr>
        <w:t>What needs to happen:</w:t>
      </w:r>
    </w:p>
    <w:p w:rsidR="00C536E1" w:rsidRDefault="004E14AC">
      <w:pPr>
        <w:pStyle w:val="ListParagraph"/>
        <w:numPr>
          <w:ilvl w:val="0"/>
          <w:numId w:val="2"/>
        </w:numPr>
      </w:pPr>
      <w:r>
        <w:rPr>
          <w:b/>
          <w:bCs/>
        </w:rPr>
        <w:t>Error logging:</w:t>
      </w:r>
      <w:r>
        <w:t xml:space="preserve"> Unhandled exceptions should be caught and written to a separate error log (not mixed into audit.log).</w:t>
      </w:r>
    </w:p>
    <w:p w:rsidR="00C536E1" w:rsidRDefault="004E14AC">
      <w:pPr>
        <w:pStyle w:val="ListParagraph"/>
        <w:numPr>
          <w:ilvl w:val="0"/>
          <w:numId w:val="2"/>
        </w:numPr>
      </w:pPr>
      <w:r>
        <w:rPr>
          <w:b/>
          <w:bCs/>
        </w:rPr>
        <w:t>Simple alerting:</w:t>
      </w:r>
      <w:r>
        <w:t xml:space="preserve"> A cron job that checks the health endpoint and sends an email or posts to a Teams/Slack webhook on failure.</w:t>
      </w:r>
    </w:p>
    <w:p w:rsidR="00C536E1" w:rsidRDefault="004E14AC">
      <w:pPr>
        <w:pStyle w:val="ListParagraph"/>
        <w:numPr>
          <w:ilvl w:val="0"/>
          <w:numId w:val="2"/>
        </w:numPr>
      </w:pPr>
      <w:r>
        <w:rPr>
          <w:b/>
          <w:bCs/>
        </w:rPr>
        <w:t>Disk space monitoring:</w:t>
      </w:r>
      <w:r>
        <w:t xml:space="preserve"> A simple check that alerts when disk usage exceeds 80%.</w:t>
      </w:r>
      <w:r w:rsidR="00BF26BF">
        <w:t>(It will take a very long time to reach usage limits)</w:t>
      </w:r>
      <w:r w:rsidR="007172A9">
        <w:t xml:space="preserve"> </w:t>
      </w:r>
    </w:p>
    <w:p w:rsidR="00C536E1" w:rsidRDefault="00C536E1"/>
    <w:p w:rsidR="00C536E1" w:rsidRDefault="004E14AC">
      <w:pPr>
        <w:pStyle w:val="Heading2"/>
      </w:pPr>
      <w:ins w:id="14" w:author="Lucas Luize" w:date="2026-04-25T00:00:00Z">
        <w:r>
          <w:t>5.4 Log Rotation (IMPLEMENTED)</w:t>
        </w:r>
      </w:ins>
    </w:p>
    <w:p w:rsidR="00C536E1" w:rsidRDefault="004E14AC">
      <w:r>
        <w:rPr>
          <w:b/>
          <w:bCs/>
        </w:rPr>
        <w:t>PRIORITY: MEDIUM</w:t>
      </w:r>
      <w:r>
        <w:t xml:space="preserve"> — Prevents disk from filling up over months of use.</w:t>
      </w:r>
    </w:p>
    <w:p w:rsidR="00C536E1" w:rsidRDefault="00C536E1"/>
    <w:p w:rsidR="00C536E1" w:rsidRDefault="004E14AC">
      <w:ins w:id="15" w:author="Lucas Luize" w:date="2026-04-25T00:00:00Z">
        <w:r>
          <w:t>Log rotation is handled by the host OS logrotate configuration at /etc/logrotate.d/epl-magazines. Rotation is weekly with 4 weeks retained, compressed. This was chosen over Winston’s DailyRotateFile transport to keep the solution OS-level and consistent with the PVE host’s other log management.</w:t>
        </w:r>
      </w:ins>
    </w:p>
    <w:p w:rsidR="00C536E1" w:rsidRDefault="00C536E1"/>
    <w:p w:rsidR="00C536E1" w:rsidRDefault="004E14AC">
      <w:r>
        <w:rPr>
          <w:b/>
          <w:bCs/>
        </w:rPr>
        <w:t>What needs to happen:</w:t>
      </w:r>
    </w:p>
    <w:p w:rsidR="00C536E1" w:rsidRDefault="004E14AC">
      <w:pPr>
        <w:pStyle w:val="ListParagraph"/>
        <w:numPr>
          <w:ilvl w:val="0"/>
          <w:numId w:val="2"/>
        </w:numPr>
      </w:pPr>
      <w:r>
        <w:rPr>
          <w:b/>
          <w:bCs/>
        </w:rPr>
        <w:t>Daily rotation:</w:t>
      </w:r>
      <w:r>
        <w:t xml:space="preserve"> Use Winston’s DailyRotateFile transport to create files like audit-2026-03-19.log.</w:t>
      </w:r>
    </w:p>
    <w:p w:rsidR="00C536E1" w:rsidRDefault="004E14AC">
      <w:pPr>
        <w:pStyle w:val="ListParagraph"/>
        <w:numPr>
          <w:ilvl w:val="0"/>
          <w:numId w:val="2"/>
        </w:numPr>
      </w:pPr>
      <w:r>
        <w:rPr>
          <w:b/>
          <w:bCs/>
        </w:rPr>
        <w:t>Max file retention:</w:t>
      </w:r>
      <w:r>
        <w:t xml:space="preserve"> Automatically delete logs older than 90 days (or compress and archive them).</w:t>
      </w:r>
    </w:p>
    <w:p w:rsidR="00C536E1" w:rsidRDefault="004E14AC">
      <w:pPr>
        <w:pStyle w:val="ListParagraph"/>
        <w:numPr>
          <w:ilvl w:val="0"/>
          <w:numId w:val="2"/>
        </w:numPr>
      </w:pPr>
      <w:r>
        <w:rPr>
          <w:b/>
          <w:bCs/>
        </w:rPr>
        <w:t>Max file size:</w:t>
      </w:r>
      <w:r>
        <w:t xml:space="preserve"> Cap individual files at 10MB.</w:t>
      </w:r>
    </w:p>
    <w:p w:rsidR="00C536E1" w:rsidRDefault="00C536E1"/>
    <w:p w:rsidR="00C536E1" w:rsidRDefault="004E14AC">
      <w:pPr>
        <w:pStyle w:val="Heading2"/>
      </w:pPr>
      <w:r>
        <w:t>5.5 Migration Safety(IMPLEMENTED)</w:t>
      </w:r>
    </w:p>
    <w:p w:rsidR="00C536E1" w:rsidRDefault="004E14AC">
      <w:r>
        <w:rPr>
          <w:b/>
          <w:bCs/>
        </w:rPr>
        <w:t>PRIORITY: MEDIUM</w:t>
      </w:r>
      <w:r>
        <w:t xml:space="preserve"> — Protects against data loss during schema changes.</w:t>
      </w:r>
    </w:p>
    <w:p w:rsidR="00C536E1" w:rsidRDefault="00C536E1"/>
    <w:p w:rsidR="00C536E1" w:rsidRDefault="004E14AC">
      <w:r>
        <w:rPr>
          <w:b/>
          <w:bCs/>
        </w:rPr>
        <w:t>What needs to happen:</w:t>
      </w:r>
    </w:p>
    <w:p w:rsidR="00C536E1" w:rsidRDefault="004E14AC">
      <w:pPr>
        <w:pStyle w:val="ListParagraph"/>
        <w:numPr>
          <w:ilvl w:val="0"/>
          <w:numId w:val="2"/>
        </w:numPr>
      </w:pPr>
      <w:r>
        <w:rPr>
          <w:b/>
          <w:bCs/>
        </w:rPr>
        <w:t>Pre-migration backup:</w:t>
      </w:r>
      <w:r>
        <w:t xml:space="preserve"> A script or documented step that always backs up dev.db before running prisma migrate deploy.</w:t>
      </w:r>
    </w:p>
    <w:p w:rsidR="00C536E1" w:rsidRDefault="004E14AC">
      <w:pPr>
        <w:pStyle w:val="ListParagraph"/>
        <w:numPr>
          <w:ilvl w:val="0"/>
          <w:numId w:val="2"/>
        </w:numPr>
      </w:pPr>
      <w:r>
        <w:rPr>
          <w:b/>
          <w:bCs/>
        </w:rPr>
        <w:t>Migration testing:</w:t>
      </w:r>
      <w:r>
        <w:t xml:space="preserve"> Run migrations against a copy of the production database first, not directly on the live file.</w:t>
      </w:r>
    </w:p>
    <w:p w:rsidR="00C536E1" w:rsidRDefault="004E14AC">
      <w:r>
        <w:br w:type="page"/>
      </w:r>
    </w:p>
    <w:p w:rsidR="00C536E1" w:rsidRDefault="004E14AC">
      <w:pPr>
        <w:pStyle w:val="Heading1"/>
      </w:pPr>
      <w:r>
        <w:t>6. Gap Priority Summary</w:t>
      </w:r>
    </w:p>
    <w:p w:rsidR="00C536E1" w:rsidRDefault="004E14AC">
      <w:r>
        <w:t>Use this table as a checklist. Work top-to-bottom.</w:t>
      </w:r>
    </w:p>
    <w:p w:rsidR="00C536E1" w:rsidRDefault="00C536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1360"/>
        <w:gridCol w:w="3602"/>
        <w:gridCol w:w="2428"/>
      </w:tblGrid>
      <w:tr w:rsidR="00C536E1" w:rsidTr="00121799">
        <w:tc>
          <w:tcPr>
            <w:tcW w:w="19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Gap</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Priority</w:t>
            </w:r>
          </w:p>
        </w:tc>
        <w:tc>
          <w:tcPr>
            <w:tcW w:w="360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Key Action</w:t>
            </w:r>
          </w:p>
        </w:tc>
        <w:tc>
          <w:tcPr>
            <w:tcW w:w="242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C536E1" w:rsidRDefault="004E14AC">
            <w:r>
              <w:rPr>
                <w:b/>
                <w:bCs/>
              </w:rPr>
              <w:t>Status</w:t>
            </w:r>
          </w:p>
        </w:tc>
      </w:tr>
      <w:tr w:rsidR="00121799" w:rsidTr="00121799">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bookmarkStart w:id="16" w:name="_GoBack" w:colFirst="3" w:colLast="3"/>
            <w:r>
              <w:rPr>
                <w:b/>
                <w:bCs/>
              </w:rPr>
              <w:t>Automated Backups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CC0000"/>
              </w:rPr>
              <w:t>CRITICAL</w:t>
            </w:r>
          </w:p>
        </w:tc>
        <w:tc>
          <w:tcPr>
            <w:tcW w:w="36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t>Cron job + off-host copy + retention policy</w:t>
            </w:r>
          </w:p>
        </w:tc>
        <w:tc>
          <w:tcPr>
            <w:tcW w:w="24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rFonts w:ascii="Segoe UI Symbol" w:hAnsi="Segoe UI Symbol" w:cs="Segoe UI Symbol"/>
                <w:b/>
                <w:bCs/>
                <w:color w:val="2D7A4F"/>
              </w:rPr>
              <w:t>✓</w:t>
            </w:r>
            <w:r>
              <w:rPr>
                <w:b/>
                <w:bCs/>
                <w:color w:val="2D7A4F"/>
              </w:rPr>
              <w:t xml:space="preserve"> Implemented</w:t>
            </w:r>
          </w:p>
        </w:tc>
      </w:tr>
      <w:bookmarkEnd w:id="16"/>
      <w:tr w:rsidR="00121799" w:rsidTr="00121799">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rPr>
              <w:t>Health Check Endpoint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CC6600"/>
              </w:rPr>
              <w:t>HIGH</w:t>
            </w:r>
          </w:p>
        </w:tc>
        <w:tc>
          <w:tcPr>
            <w:tcW w:w="36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t>GET /api/health + Docker HEALTHCHECK</w:t>
            </w:r>
          </w:p>
        </w:tc>
        <w:tc>
          <w:tcPr>
            <w:tcW w:w="24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rFonts w:ascii="Segoe UI Symbol" w:hAnsi="Segoe UI Symbol" w:cs="Segoe UI Symbol"/>
                <w:b/>
                <w:bCs/>
                <w:color w:val="2D7A4F"/>
              </w:rPr>
              <w:t>✓</w:t>
            </w:r>
            <w:r>
              <w:rPr>
                <w:b/>
                <w:bCs/>
                <w:color w:val="2D7A4F"/>
              </w:rPr>
              <w:t xml:space="preserve"> Implemented</w:t>
            </w:r>
          </w:p>
        </w:tc>
      </w:tr>
      <w:tr w:rsidR="00121799" w:rsidTr="00121799">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rPr>
              <w:t>Monitoring &amp; Alerting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CC6600"/>
              </w:rPr>
              <w:t>HIGH</w:t>
            </w:r>
          </w:p>
        </w:tc>
        <w:tc>
          <w:tcPr>
            <w:tcW w:w="36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t xml:space="preserve">Error log + health-check </w:t>
            </w:r>
            <w:proofErr w:type="spellStart"/>
            <w:r>
              <w:t>cron</w:t>
            </w:r>
            <w:proofErr w:type="spellEnd"/>
            <w:r>
              <w:t xml:space="preserve"> + disk alerts ( no disk alerts)</w:t>
            </w:r>
          </w:p>
        </w:tc>
        <w:tc>
          <w:tcPr>
            <w:tcW w:w="24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rFonts w:ascii="Segoe UI Symbol" w:hAnsi="Segoe UI Symbol" w:cs="Segoe UI Symbol"/>
                <w:b/>
                <w:bCs/>
                <w:color w:val="2D7A4F"/>
              </w:rPr>
              <w:t>✓</w:t>
            </w:r>
            <w:r>
              <w:rPr>
                <w:b/>
                <w:bCs/>
                <w:color w:val="2D7A4F"/>
              </w:rPr>
              <w:t xml:space="preserve"> Implemented</w:t>
            </w:r>
          </w:p>
        </w:tc>
      </w:tr>
      <w:tr w:rsidR="00121799" w:rsidTr="00121799">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rPr>
              <w:t>Graceful Error Handling</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2D7A4F"/>
              </w:rPr>
              <w:t>DONE</w:t>
            </w:r>
          </w:p>
        </w:tc>
        <w:tc>
          <w:tcPr>
            <w:tcW w:w="36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t>Error boundaries + retry logic + toasts</w:t>
            </w:r>
          </w:p>
        </w:tc>
        <w:tc>
          <w:tcPr>
            <w:tcW w:w="24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2D7A4F"/>
              </w:rPr>
              <w:t>✓ Implemented</w:t>
            </w:r>
          </w:p>
        </w:tc>
      </w:tr>
      <w:tr w:rsidR="00121799" w:rsidTr="00121799">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rPr>
              <w:t>Log Rotation</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996600"/>
              </w:rPr>
              <w:t>MEDIUM</w:t>
            </w:r>
          </w:p>
        </w:tc>
        <w:tc>
          <w:tcPr>
            <w:tcW w:w="36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t>Winston DailyRotateFile + 90-day retention</w:t>
            </w:r>
          </w:p>
        </w:tc>
        <w:tc>
          <w:tcPr>
            <w:tcW w:w="24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rFonts w:ascii="Segoe UI Symbol" w:hAnsi="Segoe UI Symbol" w:cs="Segoe UI Symbol"/>
                <w:b/>
                <w:bCs/>
                <w:color w:val="2D7A4F"/>
              </w:rPr>
              <w:t>✓</w:t>
            </w:r>
            <w:r>
              <w:rPr>
                <w:b/>
                <w:bCs/>
                <w:color w:val="2D7A4F"/>
              </w:rPr>
              <w:t xml:space="preserve"> Implemented</w:t>
            </w:r>
          </w:p>
        </w:tc>
      </w:tr>
      <w:tr w:rsidR="00121799" w:rsidTr="00121799">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rPr>
              <w:t>Migration Safety</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b/>
                <w:bCs/>
                <w:color w:val="996600"/>
              </w:rPr>
              <w:t>MEDIUM</w:t>
            </w:r>
          </w:p>
        </w:tc>
        <w:tc>
          <w:tcPr>
            <w:tcW w:w="36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t>Pre-migration backup script + test on copy</w:t>
            </w:r>
          </w:p>
        </w:tc>
        <w:tc>
          <w:tcPr>
            <w:tcW w:w="24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21799" w:rsidRDefault="00121799" w:rsidP="00121799">
            <w:r>
              <w:rPr>
                <w:rFonts w:ascii="Segoe UI Symbol" w:hAnsi="Segoe UI Symbol" w:cs="Segoe UI Symbol"/>
                <w:b/>
                <w:bCs/>
                <w:color w:val="2D7A4F"/>
              </w:rPr>
              <w:t>✓</w:t>
            </w:r>
            <w:r>
              <w:rPr>
                <w:b/>
                <w:bCs/>
                <w:color w:val="2D7A4F"/>
              </w:rPr>
              <w:t xml:space="preserve"> Implemented</w:t>
            </w:r>
          </w:p>
        </w:tc>
      </w:tr>
    </w:tbl>
    <w:p w:rsidR="00C536E1" w:rsidRDefault="004E14AC">
      <w:r>
        <w:br w:type="page"/>
      </w:r>
    </w:p>
    <w:p w:rsidR="00C536E1" w:rsidRDefault="00C536E1"/>
    <w:p w:rsidR="00C536E1" w:rsidRDefault="00B62A53">
      <w:pPr>
        <w:pStyle w:val="Heading1"/>
      </w:pPr>
      <w:r>
        <w:t>7. Final Thoughts</w:t>
      </w:r>
    </w:p>
    <w:p w:rsidR="00C536E1" w:rsidRPr="004B4F2B" w:rsidRDefault="004E14AC">
      <w:ins w:id="17" w:author="Lucas Luize" w:date="2026-04-25T00:00:00Z">
        <w:r w:rsidRPr="004B4F2B">
          <w:t>This application’s architecture is deliberately simple. That simplicity is a feature, not a limitation — fewer moving parts means fewer things that can break. The operational hygiene gaps identified in the original document have now been largely addressed.</w:t>
        </w:r>
      </w:ins>
    </w:p>
    <w:p w:rsidR="00C536E1" w:rsidRPr="004B4F2B" w:rsidRDefault="00C536E1"/>
    <w:p w:rsidR="00C536E1" w:rsidRPr="004B4F2B" w:rsidRDefault="004E14AC">
      <w:ins w:id="18" w:author="Lucas Luize" w:date="2026-04-25T00:00:00Z">
        <w:r w:rsidRPr="004B4F2B">
          <w:t>Automated backups run daily to QNAP NAS. Health checks and monitoring are operational via a PVE host watcher script with email alerts. Log rotation is handled by the host OS. Migration safety scripts are in place. The only remaining gap is a dedicated error log separate from the audit log.</w:t>
        </w:r>
      </w:ins>
    </w:p>
    <w:p w:rsidR="00C536E1" w:rsidRDefault="00C536E1"/>
    <w:p w:rsidR="00C536E1" w:rsidRDefault="004E14AC">
      <w:r>
        <w:t>Significant progress has been made since the original writing of this document:</w:t>
      </w:r>
    </w:p>
    <w:p w:rsidR="00C536E1" w:rsidRDefault="004E14AC">
      <w:pPr>
        <w:pStyle w:val="ListParagraph"/>
        <w:numPr>
          <w:ilvl w:val="0"/>
          <w:numId w:val="2"/>
        </w:numPr>
      </w:pPr>
      <w:r>
        <w:rPr>
          <w:b/>
          <w:bCs/>
        </w:rPr>
        <w:t>Graceful error handling</w:t>
      </w:r>
      <w:r>
        <w:t xml:space="preserve"> is now fully implemented with error boundaries at multiple levels, automatic retry logic for transient database locks, and toast notifications for user feedback.</w:t>
      </w:r>
    </w:p>
    <w:p w:rsidR="00C536E1" w:rsidRDefault="004E14AC">
      <w:pPr>
        <w:pStyle w:val="ListParagraph"/>
        <w:numPr>
          <w:ilvl w:val="0"/>
          <w:numId w:val="2"/>
        </w:numPr>
      </w:pPr>
      <w:r>
        <w:rPr>
          <w:b/>
          <w:bCs/>
        </w:rPr>
        <w:t>Branch management</w:t>
      </w:r>
      <w:r>
        <w:t xml:space="preserve"> has transformed this from a simple receipt tracker into a multi-location collection management tool. Branch-level inventory tracking, branch-to-branch transfers, and per-branch dashboards are operational across all four library locations.</w:t>
      </w:r>
    </w:p>
    <w:p w:rsidR="00C536E1" w:rsidRDefault="004E14AC">
      <w:pPr>
        <w:pStyle w:val="ListParagraph"/>
        <w:numPr>
          <w:ilvl w:val="0"/>
          <w:numId w:val="2"/>
        </w:numPr>
      </w:pPr>
      <w:r>
        <w:rPr>
          <w:b/>
          <w:bCs/>
        </w:rPr>
        <w:t>Reports</w:t>
      </w:r>
      <w:r>
        <w:t xml:space="preserve"> give administrators data-driven insight into receipt patterns, overdue trends, transfer activity, and subscription coverage — with chart visualizations and .xlsx export for offline analysis.</w:t>
      </w:r>
    </w:p>
    <w:p w:rsidR="00C536E1" w:rsidRDefault="00C536E1">
      <w:pPr>
        <w:pStyle w:val="ListParagraph"/>
        <w:numPr>
          <w:ilvl w:val="0"/>
          <w:numId w:val="2"/>
        </w:numPr>
      </w:pPr>
      <w:ins w:id="19" w:author="Lucas Luize" w:date="2026-04-25T00:00:00Z">
        <w:r>
          <w:rPr>
            <w:b/>
            <w:bCs/>
          </w:rPr>
          <w:t>Multi-vendor subscription periods</w:t>
        </w:r>
        <w:r>
          <w:t xml:space="preserve"> support N parallel active periods with per-period dashboard progress bars, auto-deactivation, conflict detection, and “same as” period creation.</w:t>
        </w:r>
      </w:ins>
    </w:p>
    <w:p w:rsidR="00C536E1" w:rsidRDefault="00C536E1">
      <w:pPr>
        <w:pStyle w:val="ListParagraph"/>
        <w:numPr>
          <w:ilvl w:val="0"/>
          <w:numId w:val="2"/>
        </w:numPr>
      </w:pPr>
      <w:ins w:id="20" w:author="Lucas Luize" w:date="2026-04-25T00:00:00Z">
        <w:r>
          <w:rPr>
            <w:b/>
            <w:bCs/>
          </w:rPr>
          <w:t>Operational infrastructure</w:t>
        </w:r>
        <w:r>
          <w:t xml:space="preserve"> is now in place: automated daily backups to QNAP NAS, health monitoring every 5 minutes with email alerts, and log rotation via the host OS.</w:t>
        </w:r>
      </w:ins>
    </w:p>
    <w:p w:rsidR="00C536E1" w:rsidRDefault="00C536E1"/>
    <w:p w:rsidR="00C536E1" w:rsidRDefault="00C536E1"/>
    <w:sectPr w:rsidR="00C536E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06D2" w:rsidRDefault="004E14AC">
      <w:r>
        <w:separator/>
      </w:r>
    </w:p>
  </w:endnote>
  <w:endnote w:type="continuationSeparator" w:id="0">
    <w:p w:rsidR="006206D2" w:rsidRDefault="004E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6E1" w:rsidRDefault="004E14AC">
    <w:pPr>
      <w:jc w:val="center"/>
    </w:pPr>
    <w:r>
      <w:t xml:space="preserve">Page </w:t>
    </w:r>
    <w:r>
      <w:fldChar w:fldCharType="begin"/>
    </w:r>
    <w:r>
      <w:instrText>PAGE</w:instrText>
    </w:r>
    <w:r>
      <w:fldChar w:fldCharType="separate"/>
    </w:r>
    <w:r w:rsidR="00121799">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06D2" w:rsidRDefault="004E14AC">
      <w:r>
        <w:separator/>
      </w:r>
    </w:p>
  </w:footnote>
  <w:footnote w:type="continuationSeparator" w:id="0">
    <w:p w:rsidR="006206D2" w:rsidRDefault="004E1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6E1" w:rsidRDefault="004E14AC">
    <w:pPr>
      <w:jc w:val="right"/>
    </w:pPr>
    <w:r>
      <w:rPr>
        <w:i/>
        <w:iCs/>
      </w:rPr>
      <w:t>EPL Magazine Tracker — Architecture Decisions &amp; Goals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6080C"/>
    <w:multiLevelType w:val="hybridMultilevel"/>
    <w:tmpl w:val="E3DAD274"/>
    <w:lvl w:ilvl="0" w:tplc="3FDAFB78">
      <w:start w:val="1"/>
      <w:numFmt w:val="bullet"/>
      <w:lvlText w:val="●"/>
      <w:lvlJc w:val="left"/>
      <w:pPr>
        <w:ind w:left="720" w:hanging="360"/>
      </w:pPr>
    </w:lvl>
    <w:lvl w:ilvl="1" w:tplc="D370267E">
      <w:start w:val="1"/>
      <w:numFmt w:val="bullet"/>
      <w:lvlText w:val="○"/>
      <w:lvlJc w:val="left"/>
      <w:pPr>
        <w:ind w:left="1440" w:hanging="360"/>
      </w:pPr>
    </w:lvl>
    <w:lvl w:ilvl="2" w:tplc="214E0830">
      <w:start w:val="1"/>
      <w:numFmt w:val="bullet"/>
      <w:lvlText w:val="■"/>
      <w:lvlJc w:val="left"/>
      <w:pPr>
        <w:ind w:left="2160" w:hanging="360"/>
      </w:pPr>
    </w:lvl>
    <w:lvl w:ilvl="3" w:tplc="9D622A84">
      <w:start w:val="1"/>
      <w:numFmt w:val="bullet"/>
      <w:lvlText w:val="●"/>
      <w:lvlJc w:val="left"/>
      <w:pPr>
        <w:ind w:left="2880" w:hanging="360"/>
      </w:pPr>
    </w:lvl>
    <w:lvl w:ilvl="4" w:tplc="92846AD6">
      <w:start w:val="1"/>
      <w:numFmt w:val="bullet"/>
      <w:lvlText w:val="○"/>
      <w:lvlJc w:val="left"/>
      <w:pPr>
        <w:ind w:left="3600" w:hanging="360"/>
      </w:pPr>
    </w:lvl>
    <w:lvl w:ilvl="5" w:tplc="0DC0BC8E">
      <w:start w:val="1"/>
      <w:numFmt w:val="bullet"/>
      <w:lvlText w:val="■"/>
      <w:lvlJc w:val="left"/>
      <w:pPr>
        <w:ind w:left="4320" w:hanging="360"/>
      </w:pPr>
    </w:lvl>
    <w:lvl w:ilvl="6" w:tplc="26C25E84">
      <w:start w:val="1"/>
      <w:numFmt w:val="bullet"/>
      <w:lvlText w:val="●"/>
      <w:lvlJc w:val="left"/>
      <w:pPr>
        <w:ind w:left="5040" w:hanging="360"/>
      </w:pPr>
    </w:lvl>
    <w:lvl w:ilvl="7" w:tplc="7778A7E0">
      <w:start w:val="1"/>
      <w:numFmt w:val="bullet"/>
      <w:lvlText w:val="●"/>
      <w:lvlJc w:val="left"/>
      <w:pPr>
        <w:ind w:left="5760" w:hanging="360"/>
      </w:pPr>
    </w:lvl>
    <w:lvl w:ilvl="8" w:tplc="E20ED784">
      <w:start w:val="1"/>
      <w:numFmt w:val="bullet"/>
      <w:lvlText w:val="●"/>
      <w:lvlJc w:val="left"/>
      <w:pPr>
        <w:ind w:left="6480" w:hanging="360"/>
      </w:pPr>
    </w:lvl>
  </w:abstractNum>
  <w:abstractNum w:abstractNumId="1" w15:restartNumberingAfterBreak="0">
    <w:nsid w:val="53221147"/>
    <w:multiLevelType w:val="hybridMultilevel"/>
    <w:tmpl w:val="13703178"/>
    <w:lvl w:ilvl="0" w:tplc="2E806CBE">
      <w:start w:val="1"/>
      <w:numFmt w:val="bullet"/>
      <w:lvlText w:val="•"/>
      <w:lvlJc w:val="left"/>
      <w:pPr>
        <w:ind w:left="720" w:hanging="360"/>
      </w:pPr>
    </w:lvl>
    <w:lvl w:ilvl="1" w:tplc="4CE8F9FC">
      <w:start w:val="1"/>
      <w:numFmt w:val="bullet"/>
      <w:lvlText w:val="–"/>
      <w:lvlJc w:val="left"/>
      <w:pPr>
        <w:ind w:left="1440" w:hanging="360"/>
      </w:pPr>
    </w:lvl>
    <w:lvl w:ilvl="2" w:tplc="DD1ABDD4">
      <w:start w:val="1"/>
      <w:numFmt w:val="bullet"/>
      <w:lvlText w:val="•"/>
      <w:lvlJc w:val="left"/>
      <w:pPr>
        <w:ind w:left="2160" w:hanging="360"/>
      </w:pPr>
    </w:lvl>
    <w:lvl w:ilvl="3" w:tplc="E5E874EC">
      <w:numFmt w:val="decimal"/>
      <w:lvlText w:val=""/>
      <w:lvlJc w:val="left"/>
    </w:lvl>
    <w:lvl w:ilvl="4" w:tplc="1F8CC938">
      <w:numFmt w:val="decimal"/>
      <w:lvlText w:val=""/>
      <w:lvlJc w:val="left"/>
    </w:lvl>
    <w:lvl w:ilvl="5" w:tplc="1ABCE202">
      <w:numFmt w:val="decimal"/>
      <w:lvlText w:val=""/>
      <w:lvlJc w:val="left"/>
    </w:lvl>
    <w:lvl w:ilvl="6" w:tplc="1974F9FC">
      <w:numFmt w:val="decimal"/>
      <w:lvlText w:val=""/>
      <w:lvlJc w:val="left"/>
    </w:lvl>
    <w:lvl w:ilvl="7" w:tplc="F9748340">
      <w:numFmt w:val="decimal"/>
      <w:lvlText w:val=""/>
      <w:lvlJc w:val="left"/>
    </w:lvl>
    <w:lvl w:ilvl="8" w:tplc="C9FEA4E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cas Luize">
    <w15:presenceInfo w15:providerId="None" w15:userId="Lucas Lui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6E1"/>
    <w:rsid w:val="0001640D"/>
    <w:rsid w:val="00121799"/>
    <w:rsid w:val="004B4F2B"/>
    <w:rsid w:val="004E14AC"/>
    <w:rsid w:val="006206D2"/>
    <w:rsid w:val="007172A9"/>
    <w:rsid w:val="007F6F29"/>
    <w:rsid w:val="00A96F5E"/>
    <w:rsid w:val="00B62A53"/>
    <w:rsid w:val="00BF26BF"/>
    <w:rsid w:val="00C536E1"/>
    <w:rsid w:val="00E17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2D98"/>
  <w15:docId w15:val="{8CE9E668-E585-4B37-9FFA-6F773812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40"/>
      <w:outlineLvl w:val="0"/>
    </w:pPr>
    <w:rPr>
      <w:b/>
      <w:bCs/>
      <w:sz w:val="36"/>
      <w:szCs w:val="36"/>
    </w:rPr>
  </w:style>
  <w:style w:type="paragraph" w:styleId="Heading2">
    <w:name w:val="heading 2"/>
    <w:qFormat/>
    <w:pPr>
      <w:spacing w:before="240" w:after="180"/>
      <w:outlineLvl w:val="1"/>
    </w:pPr>
    <w:rPr>
      <w:b/>
      <w:bCs/>
      <w:sz w:val="30"/>
      <w:szCs w:val="30"/>
    </w:rPr>
  </w:style>
  <w:style w:type="paragraph" w:styleId="Heading3">
    <w:name w:val="heading 3"/>
    <w:qFormat/>
    <w:pPr>
      <w:spacing w:before="180" w:after="12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172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72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22999</TotalTime>
  <Pages>14</Pages>
  <Words>2752</Words>
  <Characters>15688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Luize</cp:lastModifiedBy>
  <cp:revision>7</cp:revision>
  <cp:lastPrinted>2026-04-28T22:11:00Z</cp:lastPrinted>
  <dcterms:created xsi:type="dcterms:W3CDTF">2026-03-25T19:44:00Z</dcterms:created>
  <dcterms:modified xsi:type="dcterms:W3CDTF">2026-04-29T00:53:00Z</dcterms:modified>
</cp:coreProperties>
</file>